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p14">
  <w:body>
    <w:p xmlns:wp14="http://schemas.microsoft.com/office/word/2010/wordml" w14:paraId="710559DE" wp14:textId="77777777">
      <w:pPr>
        <w:spacing w:after="40"/>
      </w:pPr>
      <w:r>
        <w:rPr>
          <w:rFonts w:ascii="Calibri" w:hAnsi="Calibri"/>
          <w:b/>
          <w:color w:val="000000"/>
          <w:sz w:val="20"/>
        </w:rPr>
        <w:t>Actividad</w:t>
      </w:r>
    </w:p>
    <w:p xmlns:wp14="http://schemas.microsoft.com/office/word/2010/wordml" w14:paraId="2B74BAC3" wp14:textId="77777777">
      <w:pPr>
        <w:spacing w:before="0" w:after="80"/>
      </w:pPr>
      <w:r w:rsidRPr="3EE1220A" w:rsidR="3EE1220A">
        <w:rPr>
          <w:rFonts w:ascii="Calibri" w:hAnsi="Calibri"/>
          <w:b w:val="1"/>
          <w:bCs w:val="1"/>
          <w:color w:val="202020"/>
          <w:sz w:val="46"/>
          <w:szCs w:val="46"/>
          <w:lang w:val="es-ES"/>
        </w:rPr>
        <w:t>Clasificar problemas de IA y Machine Learning</w:t>
      </w:r>
    </w:p>
    <w:p xmlns:wp14="http://schemas.microsoft.com/office/word/2010/wordml" w14:paraId="17010701" wp14:textId="77777777">
      <w:pPr>
        <w:spacing w:after="280"/>
      </w:pPr>
      <w:r>
        <w:rPr>
          <w:rFonts w:ascii="Calibri" w:hAnsi="Calibri"/>
          <w:b w:val="0"/>
          <w:color w:val="000000"/>
          <w:sz w:val="24"/>
        </w:rPr>
        <w:t>Lee cada caso, aplica las preguntas guía y decide qué tipo de enfoque sería más adecuado.</w:t>
      </w:r>
    </w:p>
    <w:tbl>
      <w:tblPr>
        <w:tblW w:w="9360" w:type="dxa"/>
        <w:jc w:val="center"/>
        <w:tblLook w:val="04A0" w:firstRow="1" w:lastRow="0" w:firstColumn="1" w:lastColumn="0" w:noHBand="0" w:noVBand="1"/>
        <w:tblLayout w:type="fixed"/>
        <w:tblInd w:w="120" w:type="dxa"/>
      </w:tblPr>
      <w:tblGrid>
        <w:gridCol w:w="4680"/>
        <w:gridCol w:w="4680"/>
      </w:tblGrid>
      <w:tr xmlns:wp14="http://schemas.microsoft.com/office/word/2010/wordml" w:rsidTr="3FE0A1A9" w14:paraId="5FA62E1B" wp14:textId="77777777">
        <w:tc>
          <w:tcPr>
            <w:tcW w:w="46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</w:tcPr>
          <w:p w14:paraId="09A11001" wp14:textId="796A5013">
            <w:pPr>
              <w:spacing w:after="0"/>
            </w:pPr>
            <w:r w:rsidRPr="3FE0A1A9" w:rsidR="764D416F">
              <w:rPr>
                <w:rFonts w:ascii="Calibri" w:hAnsi="Calibri"/>
                <w:b w:val="1"/>
                <w:bCs w:val="1"/>
                <w:color w:val="202020"/>
                <w:sz w:val="21"/>
                <w:szCs w:val="21"/>
              </w:rPr>
              <w:t>Nombre: Alex</w:t>
            </w:r>
            <w:r w:rsidRPr="3FE0A1A9" w:rsidR="60954CD5">
              <w:rPr>
                <w:rFonts w:ascii="Calibri" w:hAnsi="Calibri"/>
                <w:b w:val="1"/>
                <w:bCs w:val="1"/>
                <w:color w:val="202020"/>
                <w:sz w:val="21"/>
                <w:szCs w:val="21"/>
              </w:rPr>
              <w:t xml:space="preserve"> Rodríguez</w:t>
            </w:r>
            <w:r w:rsidRPr="3FE0A1A9" w:rsidR="764D416F">
              <w:rPr>
                <w:rFonts w:ascii="Calibri" w:hAnsi="Calibri"/>
                <w:b w:val="1"/>
                <w:bCs w:val="1"/>
                <w:color w:val="202020"/>
                <w:sz w:val="21"/>
                <w:szCs w:val="21"/>
              </w:rPr>
              <w:t>__________________</w:t>
            </w:r>
          </w:p>
        </w:tc>
        <w:tc>
          <w:tcPr>
            <w:tcW w:w="46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</w:tcPr>
          <w:p w14:paraId="149E487B" wp14:textId="77777777">
            <w:pPr>
              <w:spacing w:after="0"/>
            </w:pPr>
            <w:r>
              <w:rPr>
                <w:rFonts w:ascii="Calibri" w:hAnsi="Calibri"/>
                <w:b/>
                <w:color w:val="202020"/>
                <w:sz w:val="21"/>
              </w:rPr>
              <w:t>Fecha: __________________</w:t>
            </w:r>
          </w:p>
        </w:tc>
      </w:tr>
    </w:tbl>
    <w:p xmlns:wp14="http://schemas.microsoft.com/office/word/2010/wordml" w14:paraId="0E5D049E" wp14:textId="77777777">
      <w:pPr>
        <w:pStyle w:val="Heading1"/>
        <w:spacing w:before="280" w:after="120"/>
      </w:pPr>
      <w:r>
        <w:rPr>
          <w:rFonts w:ascii="Calibri" w:hAnsi="Calibri"/>
          <w:b/>
          <w:color w:val="000000"/>
          <w:sz w:val="32"/>
        </w:rPr>
        <w:t>Preguntas guía antes de decidir</w:t>
      </w:r>
    </w:p>
    <w:p xmlns:wp14="http://schemas.microsoft.com/office/word/2010/wordml" w14:paraId="69BC034C" wp14:textId="77777777">
      <w:pPr>
        <w:spacing w:before="0" w:after="160" w:line="276" w:lineRule="auto"/>
      </w:pPr>
      <w:r>
        <w:rPr>
          <w:rFonts w:ascii="Calibri" w:hAnsi="Calibri"/>
          <w:b w:val="0"/>
          <w:i/>
          <w:color w:val="000000"/>
          <w:sz w:val="22"/>
        </w:rPr>
        <w:t>No empieces por el nombre de la técnica. Empieza por entender el problema.</w:t>
      </w:r>
    </w:p>
    <w:p xmlns:wp14="http://schemas.microsoft.com/office/word/2010/wordml" w14:paraId="686EBED0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¿Las reglas son claras, cerradas y fáciles de escribir paso a paso?</w:t>
      </w:r>
    </w:p>
    <w:p xmlns:wp14="http://schemas.microsoft.com/office/word/2010/wordml" w14:paraId="40489414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¿Hace falta razonar con conocimiento experto, lógica o reglas explícitas?</w:t>
      </w:r>
    </w:p>
    <w:p xmlns:wp14="http://schemas.microsoft.com/office/word/2010/wordml" w14:paraId="7B8AC5B0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¿Hay datos históricos suficientes sobre el problema?</w:t>
      </w:r>
    </w:p>
    <w:p xmlns:wp14="http://schemas.microsoft.com/office/word/2010/wordml" w14:paraId="42C3CD78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¿Cada ejemplo tiene una respuesta conocida o etiqueta?</w:t>
      </w:r>
    </w:p>
    <w:p xmlns:wp14="http://schemas.microsoft.com/office/word/2010/wordml" w14:paraId="58441315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¿Queremos predecir una categoría o un valor numérico?</w:t>
      </w:r>
    </w:p>
    <w:p xmlns:wp14="http://schemas.microsoft.com/office/word/2010/wordml" w14:paraId="2773AFFC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¿Queremos descubrir grupos, estructuras ocultas o anomalías sin etiquetas?</w:t>
      </w:r>
    </w:p>
    <w:p xmlns:wp14="http://schemas.microsoft.com/office/word/2010/wordml" w14:paraId="682398D8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¿El sistema aprende tomando decisiones y recibiendo recompensas o castigos?</w:t>
      </w:r>
    </w:p>
    <w:p xmlns:wp14="http://schemas.microsoft.com/office/word/2010/wordml" w14:paraId="22BC00FA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¿El problema trabaja con imágenes, audio, texto o señales complejas?</w:t>
      </w:r>
    </w:p>
    <w:p xmlns:wp14="http://schemas.microsoft.com/office/word/2010/wordml" w14:paraId="435346D0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¿Necesitamos que la solución sea muy explicable paso a paso?</w:t>
      </w:r>
    </w:p>
    <w:p xmlns:wp14="http://schemas.microsoft.com/office/word/2010/wordml" w14:paraId="4BB6FBDB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¿El entorno puede cambiar con el tiempo y exigir reentrenamiento?</w:t>
      </w:r>
    </w:p>
    <w:p xmlns:wp14="http://schemas.microsoft.com/office/word/2010/wordml" w14:paraId="135CBBDE" wp14:textId="77777777">
      <w:pPr>
        <w:pStyle w:val="Heading2"/>
        <w:spacing w:before="200" w:after="120"/>
      </w:pPr>
      <w:r>
        <w:rPr>
          <w:rFonts w:ascii="Calibri" w:hAnsi="Calibri"/>
          <w:b/>
          <w:color w:val="000000"/>
          <w:sz w:val="26"/>
        </w:rPr>
        <w:t>Opciones de clasificación</w:t>
      </w:r>
    </w:p>
    <w:p xmlns:wp14="http://schemas.microsoft.com/office/word/2010/wordml" w14:paraId="405C128D" wp14:textId="77777777">
      <w:pPr>
        <w:keepNext w:val="1"/>
        <w:spacing w:before="0" w:after="80" w:line="276" w:lineRule="auto"/>
      </w:pPr>
      <w:r w:rsidRPr="3EE1220A" w:rsidR="3EE1220A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>Puedes usar estas etiquetas: programación clásica, IA simbólica, ML supervisado - clasificación, ML supervisado - regresión, ML no supervisado, detección de anomalías, Deep Learning o aprendizaje por refuerzo.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17EC6B21" wp14:textId="77777777">
      <w:pPr>
        <w:pStyle w:val="Heading1"/>
        <w:spacing w:before="280" w:after="120"/>
      </w:pPr>
      <w:r>
        <w:rPr>
          <w:rFonts w:ascii="Calibri" w:hAnsi="Calibri"/>
          <w:b/>
          <w:color w:val="000000"/>
          <w:sz w:val="32"/>
        </w:rPr>
        <w:t>Casos para clasificar</w:t>
      </w:r>
    </w:p>
    <w:p xmlns:wp14="http://schemas.microsoft.com/office/word/2010/wordml" w14:paraId="650049C8" wp14:textId="77777777">
      <w:pPr>
        <w:spacing w:before="0" w:after="160" w:line="276" w:lineRule="auto"/>
      </w:pPr>
      <w:r>
        <w:rPr>
          <w:rFonts w:ascii="Calibri" w:hAnsi="Calibri"/>
          <w:b w:val="0"/>
          <w:color w:val="000000"/>
          <w:sz w:val="21"/>
        </w:rPr>
        <w:t>Completa la tabla con la clasificación que consideres más adecuada para cada caso.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  <w:tblLayout w:type="fixed"/>
        <w:tblInd w:w="120" w:type="dxa"/>
      </w:tblPr>
      <w:tblGrid>
        <w:gridCol w:w="560"/>
        <w:gridCol w:w="5980"/>
        <w:gridCol w:w="2820"/>
      </w:tblGrid>
      <w:tr xmlns:wp14="http://schemas.microsoft.com/office/word/2010/wordml" w:rsidTr="3FE0A1A9" w14:paraId="2E018736" wp14:textId="77777777">
        <w:tc>
          <w:tcPr>
            <w:tcW w:w="560" w:type="dxa"/>
            <w:shd w:val="clear" w:color="auto" w:fill="F2F2F2" w:themeFill="background1" w:themeFillShade="F2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90" w:type="dxa"/>
              <w:left w:w="120" w:type="dxa"/>
              <w:start w:w="120" w:type="dxa"/>
              <w:bottom w:w="90" w:type="dxa"/>
              <w:right w:w="120" w:type="dxa"/>
              <w:end w:w="120" w:type="dxa"/>
            </w:tcMar>
            <w:vAlign w:val="center"/>
          </w:tcPr>
          <w:p w14:paraId="25412413" wp14:textId="77777777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N.º</w:t>
            </w:r>
          </w:p>
        </w:tc>
        <w:tc>
          <w:tcPr>
            <w:tcW w:w="5980" w:type="dxa"/>
            <w:shd w:val="clear" w:color="auto" w:fill="F2F2F2" w:themeFill="background1" w:themeFillShade="F2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90" w:type="dxa"/>
              <w:left w:w="120" w:type="dxa"/>
              <w:start w:w="120" w:type="dxa"/>
              <w:bottom w:w="90" w:type="dxa"/>
              <w:right w:w="120" w:type="dxa"/>
              <w:end w:w="120" w:type="dxa"/>
            </w:tcMar>
            <w:vAlign w:val="center"/>
          </w:tcPr>
          <w:p w14:paraId="55B4CD57" wp14:textId="77777777">
            <w:pPr>
              <w:spacing w:after="0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Caso</w:t>
            </w:r>
          </w:p>
        </w:tc>
        <w:tc>
          <w:tcPr>
            <w:tcW w:w="2820" w:type="dxa"/>
            <w:shd w:val="clear" w:color="auto" w:fill="F2F2F2" w:themeFill="background1" w:themeFillShade="F2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90" w:type="dxa"/>
              <w:left w:w="120" w:type="dxa"/>
              <w:start w:w="120" w:type="dxa"/>
              <w:bottom w:w="90" w:type="dxa"/>
              <w:right w:w="120" w:type="dxa"/>
              <w:end w:w="120" w:type="dxa"/>
            </w:tcMar>
            <w:vAlign w:val="center"/>
          </w:tcPr>
          <w:p w14:paraId="0184280E" wp14:textId="77777777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Clasificación elegida</w:t>
            </w:r>
          </w:p>
        </w:tc>
      </w:tr>
      <w:tr xmlns:wp14="http://schemas.microsoft.com/office/word/2010/wordml" w:rsidTr="3FE0A1A9" w14:paraId="610EBBF8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49841BE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AABBDFD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Detectar si un correo es spam o no spam.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3EE1220A" w14:paraId="0A37501D" wp14:textId="06427C12">
            <w:pPr>
              <w:spacing w:after="0" w:line="264" w:lineRule="auto"/>
              <w:jc w:val="left"/>
              <w:rPr>
                <w:color w:val="auto"/>
                <w:lang w:val="es-ES"/>
              </w:rPr>
            </w:pPr>
            <w:ins w:author="Alex Rodríguez Balbás" w:date="2026-09-17T16:44:59.769Z" w16du:dateUtc="2026-09-17T16:44:59.769Z" w:id="1110259175">
              <w:r w:rsidRPr="3FE0A1A9" w:rsidR="0EBE4FB0">
                <w:rPr>
                  <w:color w:val="auto"/>
                  <w:lang w:val="es-ES"/>
                </w:rPr>
                <w:t>M</w:t>
              </w:r>
            </w:ins>
            <w:r w:rsidRPr="3FE0A1A9" w:rsidR="44AB4B53">
              <w:rPr>
                <w:color w:val="auto"/>
                <w:lang w:val="es-ES"/>
              </w:rPr>
              <w:t>L-supervisado-clasificación</w:t>
            </w:r>
          </w:p>
        </w:tc>
      </w:tr>
      <w:tr xmlns:wp14="http://schemas.microsoft.com/office/word/2010/wordml" w:rsidTr="3FE0A1A9" w14:paraId="08BB54B6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8F999B5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5C0A699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Calcular el IVA de una factura.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617A9E22" w14:paraId="5DAB6C7B" wp14:textId="376A4E12">
            <w:pPr>
              <w:pStyle w:val="Normal"/>
              <w:spacing w:after="0" w:line="264" w:lineRule="auto"/>
              <w:jc w:val="left"/>
            </w:pPr>
            <w:r w:rsidRPr="3FE0A1A9" w:rsidR="1512FC0E">
              <w:rPr>
                <w:rFonts w:ascii="Calibri" w:hAnsi="Calibri"/>
                <w:b w:val="0"/>
                <w:bCs w:val="0"/>
                <w:color w:val="202020"/>
                <w:sz w:val="21"/>
                <w:szCs w:val="21"/>
              </w:rPr>
              <w:t>programación clásica</w:t>
            </w:r>
          </w:p>
        </w:tc>
      </w:tr>
      <w:tr xmlns:wp14="http://schemas.microsoft.com/office/word/2010/wordml" w:rsidTr="3FE0A1A9" w14:paraId="78E60A3D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FCD5EC4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3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8206B49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Agrupar clientes según hábitos de compra sin etiquetas previas.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3EE1220A" w14:paraId="4BC8A5A3" wp14:textId="5602F93C">
            <w:pPr>
              <w:spacing w:after="0" w:line="264" w:lineRule="auto"/>
              <w:jc w:val="left"/>
              <w:rPr>
                <w:ins w:author="Alex Rodríguez Balbás" w:date="2026-09-17T16:49:19.741Z" w16du:dateUtc="2026-09-17T16:49:19.741Z" w:id="221578900"/>
                <w:color w:val="auto"/>
                <w:lang w:val="es-ES"/>
              </w:rPr>
            </w:pPr>
            <w:ins w:author="Alex Rodríguez Balbás" w:date="2026-09-17T16:49:19.741Z" w16du:dateUtc="2026-09-17T16:49:19.741Z" w:id="1586561605">
              <w:r w:rsidRPr="3FE0A1A9" w:rsidR="3A6F93A0">
                <w:rPr>
                  <w:color w:val="auto"/>
                  <w:lang w:val="es-ES"/>
                </w:rPr>
                <w:t>M</w:t>
              </w:r>
            </w:ins>
            <w:r w:rsidRPr="3FE0A1A9" w:rsidR="32E8DAB2">
              <w:rPr>
                <w:color w:val="auto"/>
                <w:lang w:val="es-ES"/>
              </w:rPr>
              <w:t>L no supervisado</w:t>
            </w:r>
          </w:p>
          <w:p w14:paraId="02EB378F" wp14:textId="62F9E7FC">
            <w:pPr>
              <w:spacing w:after="0" w:line="264" w:lineRule="auto"/>
              <w:jc w:val="left"/>
            </w:pPr>
          </w:p>
        </w:tc>
      </w:tr>
      <w:tr xmlns:wp14="http://schemas.microsoft.com/office/word/2010/wordml" w:rsidTr="3FE0A1A9" w14:paraId="6F47F993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598DEE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4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E4AFFAD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Traducir textos de un idioma a otro.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3FE0A1A9" w14:paraId="6A05A809" wp14:textId="35963184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</w:pPr>
            <w:r w:rsidRPr="3FE0A1A9" w:rsidR="6E69718E">
              <w:rPr>
                <w:rFonts w:ascii="Calibri" w:hAnsi="Calibri"/>
                <w:b w:val="0"/>
                <w:bCs w:val="0"/>
                <w:color w:val="202020"/>
                <w:sz w:val="21"/>
                <w:szCs w:val="21"/>
              </w:rPr>
              <w:t>DL</w:t>
            </w:r>
          </w:p>
        </w:tc>
      </w:tr>
      <w:tr xmlns:wp14="http://schemas.microsoft.com/office/word/2010/wordml" w:rsidTr="3FE0A1A9" w14:paraId="24B4E95E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8941E47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5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BE4B0A6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Resolver un sudoku siguiendo reglas lógicas.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617A9E22" w14:paraId="5A39BBE3" wp14:textId="673A0E1C">
            <w:pPr>
              <w:pStyle w:val="Normal"/>
              <w:spacing w:after="0" w:line="264" w:lineRule="auto"/>
              <w:jc w:val="left"/>
            </w:pPr>
            <w:r w:rsidRPr="3FE0A1A9" w:rsidR="5E13C754">
              <w:rPr>
                <w:rFonts w:ascii="Calibri" w:hAnsi="Calibri"/>
                <w:b w:val="0"/>
                <w:bCs w:val="0"/>
                <w:color w:val="202020"/>
                <w:sz w:val="21"/>
                <w:szCs w:val="21"/>
              </w:rPr>
              <w:t>IA</w:t>
            </w:r>
          </w:p>
        </w:tc>
      </w:tr>
      <w:tr xmlns:wp14="http://schemas.microsoft.com/office/word/2010/wordml" w:rsidTr="3FE0A1A9" w14:paraId="2029C053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9B4EA11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6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C92CC5E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Estimar el precio de una vivienda.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3EE1220A" w14:paraId="41C8F396" wp14:textId="7389AE4C">
            <w:pPr>
              <w:pStyle w:val="Normal"/>
              <w:spacing w:after="0" w:line="264" w:lineRule="auto"/>
              <w:jc w:val="left"/>
              <w:rPr>
                <w:color w:val="auto"/>
                <w:lang w:val="es-ES"/>
              </w:rPr>
            </w:pPr>
            <w:r w:rsidRPr="3FE0A1A9" w:rsidR="3B595211">
              <w:rPr>
                <w:color w:val="auto"/>
                <w:lang w:val="es-ES"/>
              </w:rPr>
              <w:t>ML –</w:t>
            </w:r>
            <w:r w:rsidRPr="3FE0A1A9" w:rsidR="3B595211">
              <w:rPr>
                <w:color w:val="auto"/>
                <w:lang w:val="es-ES"/>
              </w:rPr>
              <w:t>superv</w:t>
            </w:r>
            <w:r w:rsidRPr="3FE0A1A9" w:rsidR="3B595211">
              <w:rPr>
                <w:color w:val="auto"/>
                <w:lang w:val="es-ES"/>
              </w:rPr>
              <w:t>- regresión</w:t>
            </w:r>
          </w:p>
        </w:tc>
      </w:tr>
      <w:tr xmlns:wp14="http://schemas.microsoft.com/office/word/2010/wordml" w:rsidTr="3FE0A1A9" w14:paraId="02425270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5697EEC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7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49895D9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Enseñar a un agente a jugar a un videojuego mediante recompensas.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3EE1220A" w14:paraId="72A3D3EC" wp14:textId="7E329B61">
            <w:pPr>
              <w:pStyle w:val="Normal"/>
              <w:spacing w:after="0" w:line="264" w:lineRule="auto"/>
              <w:jc w:val="left"/>
            </w:pPr>
            <w:r w:rsidRPr="3FE0A1A9" w:rsidR="21C0B2E8">
              <w:rPr>
                <w:color w:val="auto"/>
                <w:lang w:val="es-ES"/>
              </w:rPr>
              <w:t>Aprendizaje por refuerzo</w:t>
            </w:r>
          </w:p>
        </w:tc>
      </w:tr>
      <w:tr xmlns:wp14="http://schemas.microsoft.com/office/word/2010/wordml" w:rsidTr="3FE0A1A9" w14:paraId="063CF1BB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4B0A208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8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FDDA9F6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Comprobar si una contraseña cumple unas normas mínimas.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617A9E22" w14:paraId="3B0EF8FF" wp14:textId="376A4E12">
            <w:pPr>
              <w:pStyle w:val="Normal"/>
              <w:spacing w:after="0" w:line="264" w:lineRule="auto"/>
              <w:jc w:val="left"/>
            </w:pPr>
            <w:r w:rsidRPr="3FE0A1A9" w:rsidR="14DE2809">
              <w:rPr>
                <w:rFonts w:ascii="Calibri" w:hAnsi="Calibri"/>
                <w:b w:val="0"/>
                <w:bCs w:val="0"/>
                <w:color w:val="202020"/>
                <w:sz w:val="21"/>
                <w:szCs w:val="21"/>
              </w:rPr>
              <w:t>programación clásica</w:t>
            </w:r>
          </w:p>
          <w:p w14:paraId="0D0B940D" wp14:textId="19CA4717">
            <w:pPr>
              <w:spacing w:after="0" w:line="264" w:lineRule="auto"/>
              <w:jc w:val="left"/>
            </w:pPr>
          </w:p>
        </w:tc>
      </w:tr>
      <w:tr xmlns:wp14="http://schemas.microsoft.com/office/word/2010/wordml" w:rsidTr="3FE0A1A9" w14:paraId="33F9BE5C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B2B7304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9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2855575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Detectar objetos en vídeo en tiempo real.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617A9E22" w14:paraId="0E27B00A" wp14:textId="7CD21D80">
            <w:pPr>
              <w:pStyle w:val="Normal"/>
              <w:spacing w:after="0" w:line="264" w:lineRule="auto"/>
              <w:jc w:val="left"/>
            </w:pPr>
            <w:r w:rsidRPr="3FE0A1A9" w:rsidR="6BFE5994">
              <w:rPr>
                <w:rFonts w:ascii="Calibri" w:hAnsi="Calibri"/>
                <w:b w:val="0"/>
                <w:bCs w:val="0"/>
                <w:color w:val="202020"/>
                <w:sz w:val="21"/>
                <w:szCs w:val="21"/>
                <w:lang w:val="es-ES"/>
              </w:rPr>
              <w:t xml:space="preserve">Deep </w:t>
            </w:r>
            <w:r w:rsidRPr="3FE0A1A9" w:rsidR="6BFE5994">
              <w:rPr>
                <w:rFonts w:ascii="Calibri" w:hAnsi="Calibri"/>
                <w:b w:val="0"/>
                <w:bCs w:val="0"/>
                <w:color w:val="202020"/>
                <w:sz w:val="21"/>
                <w:szCs w:val="21"/>
                <w:lang w:val="es-ES"/>
              </w:rPr>
              <w:t>Learning</w:t>
            </w:r>
          </w:p>
        </w:tc>
      </w:tr>
      <w:tr xmlns:wp14="http://schemas.microsoft.com/office/word/2010/wordml" w:rsidTr="3FE0A1A9" w14:paraId="1423D0AD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D36975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10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1789A51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Recomendar un tratamiento usando reglas médicas de expertos.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0061E4C" wp14:textId="0D92CF7C">
            <w:pPr>
              <w:spacing w:after="0" w:line="264" w:lineRule="auto"/>
              <w:jc w:val="left"/>
            </w:pPr>
            <w:r w:rsidR="78E998B1">
              <w:rPr/>
              <w:t>IA</w:t>
            </w:r>
          </w:p>
        </w:tc>
      </w:tr>
      <w:tr xmlns:wp14="http://schemas.microsoft.com/office/word/2010/wordml" w:rsidTr="3FE0A1A9" w14:paraId="6342C174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737E36C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11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0134471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Predecir si un cliente abandonará una suscripción.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4EAFD9C" wp14:textId="6D415E7C">
            <w:pPr>
              <w:spacing w:after="0" w:line="264" w:lineRule="auto"/>
              <w:jc w:val="left"/>
            </w:pPr>
            <w:r w:rsidR="208C4AC4">
              <w:rPr/>
              <w:t>ML</w:t>
            </w:r>
            <w:r w:rsidR="5C9C8FD0">
              <w:rPr/>
              <w:t>-sper.clasificación</w:t>
            </w:r>
          </w:p>
        </w:tc>
      </w:tr>
      <w:tr xmlns:wp14="http://schemas.microsoft.com/office/word/2010/wordml" w:rsidTr="3FE0A1A9" w14:paraId="507D3387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73E58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12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D631432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Detectar transacciones raras sin saber cuáles son fraudulentas.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94D5A5" wp14:textId="3A217151">
            <w:pPr>
              <w:spacing w:after="0" w:line="264" w:lineRule="auto"/>
              <w:jc w:val="left"/>
            </w:pPr>
            <w:r w:rsidR="1FB52DAB">
              <w:rPr/>
              <w:t>Detección de anomalías</w:t>
            </w:r>
          </w:p>
        </w:tc>
      </w:tr>
      <w:tr xmlns:wp14="http://schemas.microsoft.com/office/word/2010/wordml" w:rsidTr="3FE0A1A9" w14:paraId="2AFA378B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9F18D2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13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CB86812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Validar si un DNI tiene formato correcto.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617A9E22" w14:paraId="3DEEC669" wp14:textId="738C19E5">
            <w:pPr>
              <w:pStyle w:val="Normal"/>
              <w:spacing w:after="0" w:line="264" w:lineRule="auto"/>
              <w:jc w:val="left"/>
            </w:pPr>
            <w:r w:rsidRPr="3FE0A1A9" w:rsidR="547B9C0D">
              <w:rPr>
                <w:rFonts w:ascii="Calibri" w:hAnsi="Calibri"/>
                <w:b w:val="0"/>
                <w:bCs w:val="0"/>
                <w:color w:val="202020"/>
                <w:sz w:val="21"/>
                <w:szCs w:val="21"/>
              </w:rPr>
              <w:t>programación clásica</w:t>
            </w:r>
          </w:p>
        </w:tc>
      </w:tr>
      <w:tr xmlns:wp14="http://schemas.microsoft.com/office/word/2010/wordml" w:rsidTr="3FE0A1A9" w14:paraId="7D8C388E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E1E336A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14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193EE6C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Transcribir automáticamente audio a texto.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656B9AB" wp14:textId="2228517E">
            <w:pPr>
              <w:spacing w:after="0" w:line="264" w:lineRule="auto"/>
              <w:jc w:val="left"/>
            </w:pPr>
            <w:r w:rsidR="625069E2">
              <w:rPr/>
              <w:t>DL</w:t>
            </w:r>
          </w:p>
        </w:tc>
      </w:tr>
      <w:tr xmlns:wp14="http://schemas.microsoft.com/office/word/2010/wordml" w:rsidTr="3FE0A1A9" w14:paraId="2D4E1C3D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3CFEC6B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15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3E6FAEA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Diagnosticar una avería mediante reglas 'si ocurre X, entonces Y'.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5FB0818" wp14:textId="6EDBF4DA">
            <w:pPr>
              <w:spacing w:after="0" w:line="264" w:lineRule="auto"/>
              <w:jc w:val="left"/>
            </w:pPr>
            <w:r w:rsidR="60C7382D">
              <w:rPr/>
              <w:t>ML</w:t>
            </w:r>
          </w:p>
        </w:tc>
      </w:tr>
      <w:tr xmlns:wp14="http://schemas.microsoft.com/office/word/2010/wordml" w:rsidTr="3FE0A1A9" w14:paraId="29E8F0C5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EB5E791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16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823D664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Estimar las ventas del próximo mes.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49F31CB" wp14:textId="5AAC39C3">
            <w:pPr>
              <w:spacing w:after="0" w:line="264" w:lineRule="auto"/>
              <w:jc w:val="left"/>
            </w:pPr>
            <w:r w:rsidR="019088A1">
              <w:rPr/>
              <w:t>ML-super-regresión</w:t>
            </w:r>
          </w:p>
        </w:tc>
      </w:tr>
      <w:tr xmlns:wp14="http://schemas.microsoft.com/office/word/2010/wordml" w:rsidTr="3FE0A1A9" w14:paraId="38C6DE99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11B77A1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17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D7BFD50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Encontrar canciones parecidas según patrones de escucha.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3128261" wp14:textId="139077BA">
            <w:pPr>
              <w:spacing w:after="0" w:line="264" w:lineRule="auto"/>
              <w:jc w:val="left"/>
            </w:pPr>
            <w:r w:rsidR="63149FCE">
              <w:rPr/>
              <w:t>ML no superv</w:t>
            </w:r>
          </w:p>
        </w:tc>
      </w:tr>
      <w:tr xmlns:wp14="http://schemas.microsoft.com/office/word/2010/wordml" w:rsidTr="3FE0A1A9" w14:paraId="032B8148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26D80A2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18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E8FC223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Entrenar a un robot para caminar evitando caídas.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2486C05" wp14:textId="2BC29EA8">
            <w:pPr>
              <w:spacing w:after="0" w:line="264" w:lineRule="auto"/>
              <w:jc w:val="left"/>
            </w:pPr>
            <w:r w:rsidR="4EFD9811">
              <w:rPr/>
              <w:t>Aprendizaje por refuerzo</w:t>
            </w:r>
          </w:p>
        </w:tc>
      </w:tr>
      <w:tr xmlns:wp14="http://schemas.microsoft.com/office/word/2010/wordml" w:rsidTr="3FE0A1A9" w14:paraId="404622AC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847A633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19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EECE7DB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Ordenar una lista de alumnos por nota.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101652C" wp14:textId="2F994D1A">
            <w:pPr>
              <w:spacing w:after="0" w:line="264" w:lineRule="auto"/>
              <w:jc w:val="left"/>
            </w:pPr>
            <w:r w:rsidR="6121159D">
              <w:rPr/>
              <w:t xml:space="preserve">Programación </w:t>
            </w:r>
            <w:r w:rsidR="6121159D">
              <w:rPr/>
              <w:t>clásica</w:t>
            </w:r>
          </w:p>
        </w:tc>
      </w:tr>
      <w:tr xmlns:wp14="http://schemas.microsoft.com/office/word/2010/wordml" w:rsidTr="3FE0A1A9" w14:paraId="47307A3F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007C90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20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8E3E7BA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Clasificar tumores como benignos o malignos usando datos médicos.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99056E" wp14:textId="054DA6C9">
            <w:pPr>
              <w:spacing w:after="0" w:line="264" w:lineRule="auto"/>
              <w:jc w:val="left"/>
            </w:pPr>
            <w:r w:rsidR="441BA4CB">
              <w:rPr/>
              <w:t>ML-</w:t>
            </w:r>
            <w:r w:rsidR="441BA4CB">
              <w:rPr/>
              <w:t>superv</w:t>
            </w:r>
            <w:r w:rsidR="441BA4CB">
              <w:rPr/>
              <w:t>-clasificación</w:t>
            </w:r>
          </w:p>
        </w:tc>
      </w:tr>
      <w:tr xmlns:wp14="http://schemas.microsoft.com/office/word/2010/wordml" w:rsidTr="3FE0A1A9" w14:paraId="5A1C9504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B568215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21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38302C6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Crear un asistente que razone sobre una base de conocimiento jurídica.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299C43A" wp14:textId="68F5A852">
            <w:pPr>
              <w:spacing w:after="0" w:line="264" w:lineRule="auto"/>
              <w:jc w:val="left"/>
            </w:pPr>
            <w:r w:rsidR="32D0636E">
              <w:rPr/>
              <w:t>IA</w:t>
            </w:r>
          </w:p>
        </w:tc>
      </w:tr>
      <w:tr xmlns:wp14="http://schemas.microsoft.com/office/word/2010/wordml" w:rsidTr="3FE0A1A9" w14:paraId="686652FA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4C26413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22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50C8DFF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Reconocer gatos y perros en imágenes.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DDBEF00" wp14:textId="2E6356DE">
            <w:pPr>
              <w:spacing w:after="0" w:line="264" w:lineRule="auto"/>
              <w:jc w:val="left"/>
            </w:pPr>
            <w:r w:rsidR="303BF8F2">
              <w:rPr/>
              <w:t>DL</w:t>
            </w:r>
          </w:p>
        </w:tc>
      </w:tr>
      <w:tr xmlns:wp14="http://schemas.microsoft.com/office/word/2010/wordml" w:rsidTr="3FE0A1A9" w14:paraId="78E0C779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3FE0A1A9" w14:paraId="72E4F76D" wp14:textId="77777777">
            <w:pPr>
              <w:spacing w:after="0" w:line="264" w:lineRule="auto"/>
              <w:jc w:val="center"/>
              <w:rPr>
                <w:rFonts w:ascii="Calibri" w:hAnsi="Calibri"/>
                <w:b w:val="0"/>
                <w:bCs w:val="0"/>
                <w:color w:val="auto"/>
                <w:sz w:val="17"/>
                <w:szCs w:val="17"/>
              </w:rPr>
            </w:pPr>
            <w:r w:rsidRPr="3FE0A1A9" w:rsidR="3FE0A1A9">
              <w:rPr>
                <w:rFonts w:ascii="Calibri" w:hAnsi="Calibri"/>
                <w:b w:val="0"/>
                <w:bCs w:val="0"/>
                <w:color w:val="auto"/>
                <w:sz w:val="17"/>
                <w:szCs w:val="17"/>
              </w:rPr>
              <w:t>23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AD4CFFA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Reducir muchas variables de clientes a dos dimensiones para visualizarlas.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461D779" wp14:textId="6DA61BE1">
            <w:pPr>
              <w:spacing w:after="0" w:line="264" w:lineRule="auto"/>
              <w:jc w:val="left"/>
            </w:pPr>
            <w:r w:rsidR="2308F078">
              <w:rPr/>
              <w:t>Programación clasica</w:t>
            </w:r>
          </w:p>
        </w:tc>
      </w:tr>
      <w:tr xmlns:wp14="http://schemas.microsoft.com/office/word/2010/wordml" w:rsidTr="3FE0A1A9" w14:paraId="44AAFDF9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D8EB8EE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24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C649593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Convertir grados Celsius a Fahrenheit.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CF2D8B6" wp14:textId="76EBCF45">
            <w:pPr>
              <w:spacing w:after="0" w:line="264" w:lineRule="auto"/>
              <w:jc w:val="left"/>
            </w:pPr>
            <w:r w:rsidR="216FF050">
              <w:rPr/>
              <w:t xml:space="preserve">Programación </w:t>
            </w:r>
            <w:r w:rsidR="216FF050">
              <w:rPr/>
              <w:t>clásica</w:t>
            </w:r>
          </w:p>
        </w:tc>
      </w:tr>
      <w:tr xmlns:wp14="http://schemas.microsoft.com/office/word/2010/wordml" w:rsidTr="3FE0A1A9" w14:paraId="7A2B610E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FDD700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25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321E3EF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Predecir la nota final de un alumno según su actividad.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FB78278" wp14:textId="0400334D">
            <w:pPr>
              <w:spacing w:after="0" w:line="264" w:lineRule="auto"/>
              <w:jc w:val="left"/>
            </w:pPr>
            <w:r w:rsidR="44ADB50D">
              <w:rPr/>
              <w:t>ML no superv</w:t>
            </w:r>
          </w:p>
        </w:tc>
      </w:tr>
      <w:tr xmlns:wp14="http://schemas.microsoft.com/office/word/2010/wordml" w:rsidTr="3FE0A1A9" w14:paraId="6653B96E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633465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26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4BFAA1C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Planificar rutas con restricciones concretas de horarios y permisos.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FC39945" wp14:textId="133A2092">
            <w:pPr>
              <w:spacing w:after="0" w:line="264" w:lineRule="auto"/>
              <w:jc w:val="left"/>
            </w:pPr>
            <w:r w:rsidR="3839D774">
              <w:rPr/>
              <w:t>IA</w:t>
            </w:r>
          </w:p>
        </w:tc>
      </w:tr>
      <w:tr xmlns:wp14="http://schemas.microsoft.com/office/word/2010/wordml" w:rsidTr="3FE0A1A9" w14:paraId="5BB7F4EE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1C0AA51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27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5572338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Segmentar alumnos según patrones de participación en clase.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562CB0E" wp14:textId="0BF9FDFC">
            <w:pPr>
              <w:spacing w:after="0" w:line="264" w:lineRule="auto"/>
              <w:jc w:val="left"/>
            </w:pPr>
            <w:r w:rsidR="49FAD7C2">
              <w:rPr/>
              <w:t xml:space="preserve">ML </w:t>
            </w:r>
            <w:r w:rsidR="055ED1B3">
              <w:rPr/>
              <w:t xml:space="preserve">no </w:t>
            </w:r>
            <w:r w:rsidR="49FAD7C2">
              <w:rPr/>
              <w:t>superv</w:t>
            </w:r>
          </w:p>
        </w:tc>
      </w:tr>
      <w:tr xmlns:wp14="http://schemas.microsoft.com/office/word/2010/wordml" w:rsidTr="3FE0A1A9" w14:paraId="4B0E8A9E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7393B24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28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A392C04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Predecir el riesgo de impago de un préstamo.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4CE0A41" wp14:textId="048BA92B">
            <w:pPr>
              <w:spacing w:after="0" w:line="264" w:lineRule="auto"/>
              <w:jc w:val="left"/>
            </w:pPr>
            <w:r w:rsidR="79388935">
              <w:rPr/>
              <w:t xml:space="preserve">ML </w:t>
            </w:r>
            <w:r w:rsidR="79388935">
              <w:rPr/>
              <w:t>superv</w:t>
            </w:r>
            <w:r w:rsidR="79388935">
              <w:rPr/>
              <w:t xml:space="preserve"> </w:t>
            </w:r>
            <w:r w:rsidR="58F4D1A4">
              <w:rPr/>
              <w:t>clasificación</w:t>
            </w:r>
          </w:p>
        </w:tc>
      </w:tr>
      <w:tr xmlns:wp14="http://schemas.microsoft.com/office/word/2010/wordml" w:rsidTr="3FE0A1A9" w14:paraId="5D0E6042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34824B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29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D4F4986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Detectar fraude bancario con operaciones etiquetadas.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2EBF3C5" wp14:textId="31303883">
            <w:pPr>
              <w:spacing w:after="0" w:line="264" w:lineRule="auto"/>
              <w:jc w:val="left"/>
            </w:pPr>
            <w:r w:rsidR="3AD176C6">
              <w:rPr/>
              <w:t>Detección de anomalías</w:t>
            </w:r>
          </w:p>
        </w:tc>
      </w:tr>
      <w:tr xmlns:wp14="http://schemas.microsoft.com/office/word/2010/wordml" w:rsidTr="3FE0A1A9" w14:paraId="00B6DB32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19897CE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30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91E02E4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Entrenar a un coche autónomo en simulación mediante recompensas.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D98A12B" wp14:textId="29364F1F">
            <w:pPr>
              <w:spacing w:after="0" w:line="264" w:lineRule="auto"/>
              <w:jc w:val="left"/>
            </w:pPr>
            <w:r w:rsidR="6951D4EE">
              <w:rPr/>
              <w:t>Aprendizaje por refuerzo</w:t>
            </w:r>
          </w:p>
        </w:tc>
      </w:tr>
    </w:tbl>
    <w:p xmlns:wp14="http://schemas.microsoft.com/office/word/2010/wordml" w14:paraId="108B5825" wp14:textId="77777777">
      <w:pPr>
        <w:pStyle w:val="Heading1"/>
        <w:spacing w:before="280" w:after="120"/>
      </w:pPr>
      <w:r>
        <w:rPr>
          <w:rFonts w:ascii="Calibri" w:hAnsi="Calibri"/>
          <w:b/>
          <w:color w:val="000000"/>
          <w:sz w:val="32"/>
        </w:rPr>
        <w:t>Reflexión final</w:t>
      </w:r>
    </w:p>
    <w:p xmlns:wp14="http://schemas.microsoft.com/office/word/2010/wordml" w14:paraId="03939663" wp14:textId="77777777">
      <w:pPr>
        <w:spacing w:before="80" w:after="40" w:line="276" w:lineRule="auto"/>
      </w:pPr>
      <w:r w:rsidRPr="3FE0A1A9" w:rsidR="3FE0A1A9">
        <w:rPr>
          <w:rFonts w:ascii="Calibri" w:hAnsi="Calibri"/>
          <w:b w:val="1"/>
          <w:bCs w:val="1"/>
          <w:color w:val="202020"/>
          <w:sz w:val="21"/>
          <w:szCs w:val="21"/>
        </w:rPr>
        <w:t>Elige un caso que te haya resultado dudoso y explica por qué.</w:t>
      </w:r>
    </w:p>
    <w:p w:rsidR="050AA902" w:rsidP="3FE0A1A9" w:rsidRDefault="050AA902" w14:paraId="6913C1A0" w14:textId="621D65AA">
      <w:pPr>
        <w:pStyle w:val="Normal"/>
        <w:suppressLineNumbers w:val="0"/>
        <w:bidi w:val="0"/>
        <w:spacing w:before="80" w:beforeAutospacing="off" w:after="40" w:afterAutospacing="off" w:line="276" w:lineRule="auto"/>
        <w:ind w:left="0" w:right="0"/>
        <w:jc w:val="left"/>
        <w:rPr>
          <w:rFonts w:ascii="Calibri" w:hAnsi="Calibri"/>
          <w:b w:val="0"/>
          <w:bCs w:val="0"/>
          <w:color w:val="202020"/>
          <w:sz w:val="21"/>
          <w:szCs w:val="21"/>
        </w:rPr>
      </w:pPr>
      <w:r w:rsidRPr="3FE0A1A9" w:rsidR="050AA902">
        <w:rPr>
          <w:rFonts w:ascii="Calibri" w:hAnsi="Calibri"/>
          <w:b w:val="0"/>
          <w:bCs w:val="0"/>
          <w:color w:val="202020"/>
          <w:sz w:val="21"/>
          <w:szCs w:val="21"/>
        </w:rPr>
        <w:t>Los casos más dudosos son los de ML porque cuesta diferenciar si es de clasificación, regresión o no supervisado.</w:t>
      </w:r>
    </w:p>
    <w:p w:rsidR="3FE0A1A9" w:rsidP="3FE0A1A9" w:rsidRDefault="3FE0A1A9" w14:paraId="0C2FB05F" w14:textId="4EC522EE">
      <w:pPr>
        <w:spacing w:before="80" w:after="40" w:line="276" w:lineRule="auto"/>
        <w:rPr>
          <w:rFonts w:ascii="Calibri" w:hAnsi="Calibri"/>
          <w:b w:val="1"/>
          <w:bCs w:val="1"/>
          <w:color w:val="202020"/>
          <w:sz w:val="21"/>
          <w:szCs w:val="21"/>
        </w:rPr>
      </w:pPr>
    </w:p>
    <w:p xmlns:wp14="http://schemas.microsoft.com/office/word/2010/wordml" w14:paraId="6C75C195" wp14:textId="77777777">
      <w:pPr>
        <w:spacing w:before="80" w:after="40" w:line="276" w:lineRule="auto"/>
      </w:pPr>
      <w:r w:rsidRPr="3FE0A1A9" w:rsidR="3FE0A1A9">
        <w:rPr>
          <w:rFonts w:ascii="Calibri" w:hAnsi="Calibri"/>
          <w:b w:val="1"/>
          <w:bCs w:val="1"/>
          <w:color w:val="202020"/>
          <w:sz w:val="21"/>
          <w:szCs w:val="21"/>
        </w:rPr>
        <w:t>¿Qué información adicional pedirías antes de decidir el enfoque?</w:t>
      </w:r>
    </w:p>
    <w:p w:rsidR="0F472EF5" w:rsidP="3FE0A1A9" w:rsidRDefault="0F472EF5" w14:paraId="0D810C28" w14:textId="6F44A0E7">
      <w:pPr>
        <w:spacing w:before="80" w:after="40" w:line="276" w:lineRule="auto"/>
      </w:pPr>
      <w:r w:rsidRPr="3FE0A1A9" w:rsidR="0F472EF5">
        <w:rPr>
          <w:rFonts w:ascii="Calibri" w:hAnsi="Calibri"/>
          <w:b w:val="0"/>
          <w:bCs w:val="0"/>
          <w:color w:val="202020"/>
          <w:sz w:val="21"/>
          <w:szCs w:val="21"/>
        </w:rPr>
        <w:t>Preguntaría si tenemos conocimiento de los datos o tenemos que bus</w:t>
      </w:r>
      <w:r w:rsidRPr="3FE0A1A9" w:rsidR="454CC306">
        <w:rPr>
          <w:rFonts w:ascii="Calibri" w:hAnsi="Calibri"/>
          <w:b w:val="0"/>
          <w:bCs w:val="0"/>
          <w:color w:val="202020"/>
          <w:sz w:val="21"/>
          <w:szCs w:val="21"/>
        </w:rPr>
        <w:t>carlos por cuenta propia</w:t>
      </w:r>
      <w:r w:rsidRPr="3FE0A1A9" w:rsidR="27D52A5C">
        <w:rPr>
          <w:rFonts w:ascii="Calibri" w:hAnsi="Calibri"/>
          <w:b w:val="0"/>
          <w:bCs w:val="0"/>
          <w:color w:val="202020"/>
          <w:sz w:val="21"/>
          <w:szCs w:val="21"/>
        </w:rPr>
        <w:t>.</w:t>
      </w:r>
    </w:p>
    <w:p w:rsidR="3FE0A1A9" w:rsidP="3FE0A1A9" w:rsidRDefault="3FE0A1A9" w14:paraId="5620BD54" w14:textId="194C5299">
      <w:pPr>
        <w:spacing w:before="80" w:after="40" w:line="276" w:lineRule="auto"/>
        <w:rPr>
          <w:rFonts w:ascii="Calibri" w:hAnsi="Calibri"/>
          <w:b w:val="1"/>
          <w:bCs w:val="1"/>
          <w:color w:val="202020"/>
          <w:sz w:val="21"/>
          <w:szCs w:val="21"/>
        </w:rPr>
      </w:pPr>
    </w:p>
    <w:p xmlns:wp14="http://schemas.microsoft.com/office/word/2010/wordml" w14:paraId="50FFF162" wp14:textId="77777777">
      <w:pPr>
        <w:spacing w:before="80" w:after="40" w:line="276" w:lineRule="auto"/>
      </w:pPr>
      <w:r w:rsidRPr="3FE0A1A9" w:rsidR="3FE0A1A9">
        <w:rPr>
          <w:rFonts w:ascii="Calibri" w:hAnsi="Calibri"/>
          <w:b w:val="1"/>
          <w:bCs w:val="1"/>
          <w:color w:val="202020"/>
          <w:sz w:val="21"/>
          <w:szCs w:val="21"/>
        </w:rPr>
        <w:t>¿Hay algún caso donde combinarías más de una técnica?</w:t>
      </w:r>
    </w:p>
    <w:p xmlns:wp14="http://schemas.microsoft.com/office/word/2010/wordml" w:rsidP="3FE0A1A9" w14:paraId="361D48FA" wp14:textId="6E64CCCE">
      <w:pPr>
        <w:pStyle w:val="Normal"/>
        <w:spacing w:before="0" w:after="40" w:line="240" w:lineRule="auto"/>
        <w:rPr>
          <w:rFonts w:ascii="Calibri" w:hAnsi="Calibri" w:eastAsia="ＭＳ 明朝" w:cs="" w:asciiTheme="minorAscii" w:hAnsiTheme="minorAscii" w:eastAsiaTheme="minorEastAsia" w:cstheme="minorBidi"/>
          <w:b w:val="0"/>
          <w:bCs w:val="0"/>
          <w:color w:val="000000" w:themeColor="text1" w:themeTint="FF" w:themeShade="FF"/>
          <w:sz w:val="20"/>
          <w:szCs w:val="20"/>
          <w:lang w:eastAsia="en-US" w:bidi="ar-SA"/>
        </w:rPr>
      </w:pPr>
      <w:r w:rsidRPr="3FE0A1A9" w:rsidR="57D2A2D3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Sí, en el caso </w:t>
      </w:r>
      <w:r w:rsidRPr="3FE0A1A9" w:rsidR="1A3239B4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>de:</w:t>
      </w:r>
      <w:r w:rsidRPr="3FE0A1A9" w:rsidR="57D2A2D3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  <w:t xml:space="preserve"> </w:t>
      </w:r>
      <w:r w:rsidRPr="3FE0A1A9" w:rsidR="57D2A2D3">
        <w:rPr>
          <w:rFonts w:ascii="Calibri" w:hAnsi="Calibri" w:eastAsia="ＭＳ 明朝" w:cs="" w:asciiTheme="minorAscii" w:hAnsiTheme="minorAscii" w:eastAsiaTheme="minorEastAsia" w:cstheme="minorBidi"/>
          <w:b w:val="0"/>
          <w:bCs w:val="0"/>
          <w:color w:val="000000" w:themeColor="text1" w:themeTint="FF" w:themeShade="FF"/>
          <w:sz w:val="20"/>
          <w:szCs w:val="20"/>
          <w:lang w:eastAsia="en-US" w:bidi="ar-SA"/>
        </w:rPr>
        <w:t xml:space="preserve"> </w:t>
      </w:r>
      <w:r w:rsidRPr="3FE0A1A9" w:rsidR="57D2A2D3">
        <w:rPr>
          <w:rFonts w:ascii="Calibri" w:hAnsi="Calibri" w:eastAsia="ＭＳ 明朝" w:cs="" w:asciiTheme="minorAscii" w:hAnsiTheme="minorAscii" w:eastAsiaTheme="minorEastAsia" w:cstheme="minorBidi"/>
          <w:b w:val="0"/>
          <w:bCs w:val="0"/>
          <w:color w:val="000000" w:themeColor="text1" w:themeTint="FF" w:themeShade="FF"/>
          <w:sz w:val="20"/>
          <w:szCs w:val="20"/>
          <w:lang w:eastAsia="en-US" w:bidi="ar-SA"/>
        </w:rPr>
        <w:t>Detectar fraude bancario con operaciones etiquetadas.</w:t>
      </w:r>
      <w:r>
        <w:br/>
      </w:r>
      <w:r w:rsidRPr="3FE0A1A9" w:rsidR="3DBBEF7A">
        <w:rPr>
          <w:rFonts w:ascii="Calibri" w:hAnsi="Calibri" w:eastAsia="ＭＳ 明朝" w:cs="" w:asciiTheme="minorAscii" w:hAnsiTheme="minorAscii" w:eastAsiaTheme="minorEastAsia" w:cstheme="minorBidi"/>
          <w:b w:val="0"/>
          <w:bCs w:val="0"/>
          <w:color w:val="000000" w:themeColor="text1" w:themeTint="FF" w:themeShade="FF"/>
          <w:sz w:val="20"/>
          <w:szCs w:val="20"/>
          <w:lang w:eastAsia="en-US" w:bidi="ar-SA"/>
        </w:rPr>
        <w:t>Se podría utilizar ML supervisado clasificación y también detección de anomalías.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0001051" wp14:textId="77777777">
    <w:pPr>
      <w:pStyle w:val="Footer"/>
      <w:jc w:val="right"/>
    </w:pPr>
    <w:r>
      <w:rPr>
        <w:rFonts w:ascii="Calibri" w:hAnsi="Calibri"/>
        <w:b w:val="0"/>
        <w:color w:val="000000"/>
        <w:sz w:val="18"/>
      </w:rPr>
      <w:t>Ficha de trabajo para el alumnado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1B4C7A5" wp14:textId="77777777">
    <w:pPr>
      <w:pStyle w:val="Header"/>
      <w:jc w:val="left"/>
    </w:pPr>
    <w:r w:rsidRPr="3EE1220A" w:rsidR="3EE1220A">
      <w:rPr>
        <w:rFonts w:ascii="Calibri" w:hAnsi="Calibri"/>
        <w:b w:val="0"/>
        <w:bCs w:val="0"/>
        <w:color w:val="000000" w:themeColor="text1" w:themeTint="FF" w:themeShade="FF"/>
        <w:sz w:val="18"/>
        <w:szCs w:val="18"/>
        <w:lang w:val="es-ES"/>
      </w:rPr>
      <w:t>Introducción a Machine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3974B"/>
    <w:rsid w:val="00FC693F"/>
    <w:rsid w:val="019088A1"/>
    <w:rsid w:val="030CE91F"/>
    <w:rsid w:val="04C49AC0"/>
    <w:rsid w:val="050AA902"/>
    <w:rsid w:val="055ED1B3"/>
    <w:rsid w:val="061D2F50"/>
    <w:rsid w:val="08BC2B2E"/>
    <w:rsid w:val="0EBE4FB0"/>
    <w:rsid w:val="0F472EF5"/>
    <w:rsid w:val="0FF11E1C"/>
    <w:rsid w:val="1339E62A"/>
    <w:rsid w:val="14DE2809"/>
    <w:rsid w:val="1512FC0E"/>
    <w:rsid w:val="15831239"/>
    <w:rsid w:val="16E4F291"/>
    <w:rsid w:val="1A3239B4"/>
    <w:rsid w:val="1BBC5FA2"/>
    <w:rsid w:val="1FB52DAB"/>
    <w:rsid w:val="20014C05"/>
    <w:rsid w:val="204F87CB"/>
    <w:rsid w:val="208C4AC4"/>
    <w:rsid w:val="210B89B6"/>
    <w:rsid w:val="216FF050"/>
    <w:rsid w:val="21C0B2E8"/>
    <w:rsid w:val="2308F078"/>
    <w:rsid w:val="26430FB2"/>
    <w:rsid w:val="27D52A5C"/>
    <w:rsid w:val="289E08E2"/>
    <w:rsid w:val="29C67874"/>
    <w:rsid w:val="29D55CFA"/>
    <w:rsid w:val="2B8014CA"/>
    <w:rsid w:val="2DB22A9A"/>
    <w:rsid w:val="2DF3AD1F"/>
    <w:rsid w:val="2F121320"/>
    <w:rsid w:val="303BF8F2"/>
    <w:rsid w:val="32D0636E"/>
    <w:rsid w:val="32E8DAB2"/>
    <w:rsid w:val="33344E13"/>
    <w:rsid w:val="34D6821E"/>
    <w:rsid w:val="36050B95"/>
    <w:rsid w:val="3839D774"/>
    <w:rsid w:val="3A6F93A0"/>
    <w:rsid w:val="3AD176C6"/>
    <w:rsid w:val="3B595211"/>
    <w:rsid w:val="3C269039"/>
    <w:rsid w:val="3DB1F043"/>
    <w:rsid w:val="3DB1F043"/>
    <w:rsid w:val="3DBBEF7A"/>
    <w:rsid w:val="3EE1220A"/>
    <w:rsid w:val="3FE0A1A9"/>
    <w:rsid w:val="405C86FE"/>
    <w:rsid w:val="40D7CF7B"/>
    <w:rsid w:val="40D7CF7B"/>
    <w:rsid w:val="419155A5"/>
    <w:rsid w:val="419155A5"/>
    <w:rsid w:val="441BA4CB"/>
    <w:rsid w:val="44AB4B53"/>
    <w:rsid w:val="44ADB50D"/>
    <w:rsid w:val="454CC306"/>
    <w:rsid w:val="46A0FC2B"/>
    <w:rsid w:val="47C07EAE"/>
    <w:rsid w:val="4806FBAB"/>
    <w:rsid w:val="49D3BA77"/>
    <w:rsid w:val="49FAD7C2"/>
    <w:rsid w:val="4C7FF212"/>
    <w:rsid w:val="4C7FF212"/>
    <w:rsid w:val="4E56835E"/>
    <w:rsid w:val="4EFD9811"/>
    <w:rsid w:val="5045D2D4"/>
    <w:rsid w:val="506DFA38"/>
    <w:rsid w:val="5234E1CD"/>
    <w:rsid w:val="5234E1CD"/>
    <w:rsid w:val="53277CAD"/>
    <w:rsid w:val="533F3940"/>
    <w:rsid w:val="547B9C0D"/>
    <w:rsid w:val="54838873"/>
    <w:rsid w:val="560DB527"/>
    <w:rsid w:val="57D2A2D3"/>
    <w:rsid w:val="58F4D1A4"/>
    <w:rsid w:val="5B304F47"/>
    <w:rsid w:val="5C12CA56"/>
    <w:rsid w:val="5C12CA56"/>
    <w:rsid w:val="5C9C8FD0"/>
    <w:rsid w:val="5CA56E08"/>
    <w:rsid w:val="5E13C754"/>
    <w:rsid w:val="5FCFF8FD"/>
    <w:rsid w:val="60954CD5"/>
    <w:rsid w:val="60C7382D"/>
    <w:rsid w:val="6121159D"/>
    <w:rsid w:val="617A9E22"/>
    <w:rsid w:val="625069E2"/>
    <w:rsid w:val="627692B3"/>
    <w:rsid w:val="62BE7A70"/>
    <w:rsid w:val="63149FCE"/>
    <w:rsid w:val="640A4D94"/>
    <w:rsid w:val="6951D4EE"/>
    <w:rsid w:val="69A05A6F"/>
    <w:rsid w:val="69E9F5AF"/>
    <w:rsid w:val="6B42EE68"/>
    <w:rsid w:val="6BFE5994"/>
    <w:rsid w:val="6E69718E"/>
    <w:rsid w:val="700E28AB"/>
    <w:rsid w:val="73C6277D"/>
    <w:rsid w:val="73C6277D"/>
    <w:rsid w:val="7407A1EC"/>
    <w:rsid w:val="753C00C9"/>
    <w:rsid w:val="7637C9CD"/>
    <w:rsid w:val="7637C9CD"/>
    <w:rsid w:val="764D416F"/>
    <w:rsid w:val="781D44D5"/>
    <w:rsid w:val="782F2EBE"/>
    <w:rsid w:val="78E998B1"/>
    <w:rsid w:val="79388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559142D-9303-46A0-A504-4D04580C9C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3EE1220A"/>
    <w:rPr>
      <w:rFonts w:ascii="Calibri" w:hAnsi="Calibri"/>
      <w:noProof w:val="0"/>
      <w:color w:val="202020"/>
      <w:lang w:val="es-ES"/>
    </w:rPr>
    <w:pPr>
      <w:spacing w:after="120"/>
    </w:pPr>
  </w:style>
  <w:style w:type="paragraph" w:styleId="Header">
    <w:uiPriority w:val="99"/>
    <w:name w:val="header"/>
    <w:basedOn w:val="Normal"/>
    <w:unhideWhenUsed/>
    <w:link w:val="HeaderChar"/>
    <w:rsid w:val="3EE1220A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3EE1220A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3EE1220A"/>
    <w:rPr>
      <w:rFonts w:eastAsia="ＭＳ ゴシック" w:cs="" w:asciiTheme="majorAscii" w:hAnsiTheme="majorAscii" w:eastAsiaTheme="majorEastAsia" w:cstheme="majorBidi"/>
      <w:b w:val="1"/>
      <w:bCs w:val="1"/>
      <w:color w:val="000000" w:themeColor="text1" w:themeTint="FF" w:themeShade="FF"/>
      <w:sz w:val="32"/>
      <w:szCs w:val="32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EE1220A"/>
    <w:rPr>
      <w:rFonts w:eastAsia="ＭＳ ゴシック" w:cs="" w:asciiTheme="majorAscii" w:hAnsiTheme="majorAscii" w:eastAsiaTheme="majorEastAsia" w:cstheme="majorBidi"/>
      <w:b w:val="1"/>
      <w:bCs w:val="1"/>
      <w:color w:val="000000" w:themeColor="tex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EE1220A"/>
    <w:rPr>
      <w:rFonts w:eastAsia="ＭＳ ゴシック" w:cs="" w:asciiTheme="majorAscii" w:hAnsiTheme="majorAscii" w:eastAsiaTheme="majorEastAsia" w:cstheme="majorBidi"/>
      <w:b w:val="1"/>
      <w:bCs w:val="1"/>
      <w:color w:val="000000" w:themeColor="text1" w:themeTint="FF" w:themeShade="FF"/>
      <w:sz w:val="24"/>
      <w:szCs w:val="24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3EE1220A"/>
    <w:rPr>
      <w:rFonts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3EE1220A"/>
    <w:rPr>
      <w:rFonts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3EE1220A"/>
    <w:rPr>
      <w:rFonts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3EE1220A"/>
    <w:rPr>
      <w:rFonts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3EE1220A"/>
    <w:rPr>
      <w:rFonts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3EE1220A"/>
    <w:rPr>
      <w:rFonts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3EE1220A"/>
    <w:rPr>
      <w:rFonts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3EE1220A"/>
    <w:rPr>
      <w:rFonts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3EE1220A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3EE1220A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3EE1220A"/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3EE1220A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3EE1220A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3EE1220A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3EE1220A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3EE1220A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3EE1220A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3EE1220A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3EE1220A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3EE1220A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3EE1220A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3EE1220A"/>
    <w:pPr>
      <w:spacing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3EE1220A"/>
    <w:pPr>
      <w:spacing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3EE1220A"/>
    <w:pPr>
      <w:spacing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3EE1220A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3EE1220A"/>
    <w:rPr>
      <w:b w:val="1"/>
      <w:bCs w:val="1"/>
      <w:color w:val="4F81BD" w:themeColor="accent1" w:themeTint="FF" w:themeShade="F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3EE1220A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Alex Rodríguez Balbás</lastModifiedBy>
  <revision>4</revision>
  <dcterms:created xsi:type="dcterms:W3CDTF">2013-12-23T23:15:00.0000000Z</dcterms:created>
  <dcterms:modified xsi:type="dcterms:W3CDTF">2026-09-22T11:11:31.4613029Z</dcterms:modified>
  <category/>
</coreProperties>
</file>